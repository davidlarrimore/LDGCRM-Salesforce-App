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Public Sans" w:cs="Public Sans" w:eastAsia="Public Sans" w:hAnsi="Public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710962" cy="3810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0962" cy="381000"/>
                    </a:xfrm>
                    <a:prstGeom prst="rect"/>
                    <a:ln/>
                  </pic:spPr>
                </pic:pic>
              </a:graphicData>
            </a:graphic>
          </wp:anchor>
        </w:drawing>
      </w:r>
    </w:p>
    <w:p w:rsidR="00000000" w:rsidDel="00000000" w:rsidP="00000000" w:rsidRDefault="00000000" w:rsidRPr="00000000" w14:paraId="00000002">
      <w:pPr>
        <w:pStyle w:val="Title"/>
        <w:spacing w:after="280" w:before="200" w:line="360" w:lineRule="auto"/>
        <w:rPr>
          <w:rFonts w:ascii="Public Sans" w:cs="Public Sans" w:eastAsia="Public Sans" w:hAnsi="Public Sans"/>
          <w:b w:val="1"/>
          <w:bCs w:val="1"/>
          <w:sz w:val="48"/>
          <w:szCs w:val="48"/>
        </w:rPr>
      </w:pPr>
      <w:bookmarkStart w:colFirst="0" w:colLast="0" w:name="_ecnglfbixzns" w:id="0"/>
      <w:bookmarkEnd w:id="0"/>
      <w:r w:rsidDel="00000000" w:rsidR="00000000" w:rsidRPr="00000000">
        <w:rPr>
          <w:rtl w:val="0"/>
        </w:rPr>
      </w:r>
    </w:p>
    <w:p w:rsidR="00000000" w:rsidDel="00000000" w:rsidP="00000000" w:rsidRDefault="00000000" w:rsidRPr="00000000" w14:paraId="00000003">
      <w:pPr>
        <w:pStyle w:val="Title"/>
        <w:spacing w:after="280" w:before="200" w:line="360" w:lineRule="auto"/>
        <w:rPr>
          <w:rFonts w:ascii="Public Sans" w:cs="Public Sans" w:eastAsia="Public Sans" w:hAnsi="Public Sans"/>
          <w:b w:val="1"/>
          <w:bCs w:val="1"/>
          <w:sz w:val="48"/>
          <w:szCs w:val="48"/>
        </w:rPr>
      </w:pPr>
      <w:bookmarkStart w:colFirst="0" w:colLast="0" w:name="_x444b6dcc7j5" w:id="1"/>
      <w:bookmarkEnd w:id="1"/>
      <w:r w:rsidDel="00000000" w:rsidR="00000000" w:rsidRPr="00000000">
        <w:rPr>
          <w:rFonts w:ascii="Public Sans" w:cs="Public Sans" w:eastAsia="Public Sans" w:hAnsi="Public Sans"/>
          <w:b w:val="1"/>
          <w:bCs w:val="1"/>
          <w:sz w:val="48"/>
          <w:szCs w:val="48"/>
          <w:rtl w:val="0"/>
        </w:rPr>
        <w:t xml:space="preserve">1-pager: Connecting Salesforce to P3</w:t>
      </w:r>
    </w:p>
    <w:p w:rsidR="00000000" w:rsidDel="00000000" w:rsidP="00000000" w:rsidRDefault="00000000" w:rsidRPr="00000000" w14:paraId="00000004">
      <w:pPr>
        <w:pStyle w:val="Subtitle"/>
        <w:spacing w:after="0" w:line="360" w:lineRule="auto"/>
        <w:rPr>
          <w:rFonts w:ascii="Public Sans" w:cs="Public Sans" w:eastAsia="Public Sans" w:hAnsi="Public Sans"/>
          <w:color w:val="1c304a"/>
          <w:sz w:val="28"/>
          <w:szCs w:val="28"/>
        </w:rPr>
      </w:pPr>
      <w:bookmarkStart w:colFirst="0" w:colLast="0" w:name="_w8aucus98qg1" w:id="2"/>
      <w:bookmarkEnd w:id="2"/>
      <w:r w:rsidDel="00000000" w:rsidR="00000000" w:rsidRPr="00000000">
        <w:rPr>
          <w:rFonts w:ascii="Public Sans" w:cs="Public Sans" w:eastAsia="Public Sans" w:hAnsi="Public Sans"/>
          <w:color w:val="000000"/>
          <w:sz w:val="28"/>
          <w:szCs w:val="28"/>
          <w:rtl w:val="0"/>
        </w:rPr>
        <w:t xml:space="preserve">Directly Responsible Individual: </w:t>
      </w:r>
      <w:hyperlink r:id="rId8">
        <w:r w:rsidDel="00000000" w:rsidR="00000000" w:rsidRPr="00000000">
          <w:rPr>
            <w:rFonts w:ascii="Public Sans" w:cs="Public Sans" w:eastAsia="Public Sans" w:hAnsi="Public Sans"/>
            <w:color w:val="0000ee"/>
            <w:sz w:val="28"/>
            <w:szCs w:val="28"/>
            <w:u w:val="single"/>
            <w:rtl w:val="0"/>
          </w:rPr>
          <w:t xml:space="preserve">AJ Farkas - F2AG</w:t>
        </w:r>
      </w:hyperlink>
      <w:r w:rsidDel="00000000" w:rsidR="00000000" w:rsidRPr="00000000">
        <w:rPr>
          <w:rtl w:val="0"/>
        </w:rPr>
      </w:r>
    </w:p>
    <w:p w:rsidR="00000000" w:rsidDel="00000000" w:rsidP="00000000" w:rsidRDefault="00000000" w:rsidRPr="00000000" w14:paraId="00000005">
      <w:pPr>
        <w:pStyle w:val="Subtitle"/>
        <w:spacing w:after="0" w:line="360" w:lineRule="auto"/>
        <w:rPr>
          <w:rFonts w:ascii="Public Sans" w:cs="Public Sans" w:eastAsia="Public Sans" w:hAnsi="Public Sans"/>
          <w:color w:val="1c304a"/>
          <w:sz w:val="28"/>
          <w:szCs w:val="28"/>
        </w:rPr>
      </w:pPr>
      <w:bookmarkStart w:colFirst="0" w:colLast="0" w:name="_eif0xs57312c" w:id="3"/>
      <w:bookmarkEnd w:id="3"/>
      <w:r w:rsidDel="00000000" w:rsidR="00000000" w:rsidRPr="00000000">
        <w:rPr>
          <w:rFonts w:ascii="Public Sans" w:cs="Public Sans" w:eastAsia="Public Sans" w:hAnsi="Public Sans"/>
          <w:color w:val="000000"/>
          <w:sz w:val="28"/>
          <w:szCs w:val="28"/>
          <w:rtl w:val="0"/>
        </w:rPr>
        <w:t xml:space="preserve">Contributor(s): </w:t>
      </w:r>
      <w:r w:rsidDel="00000000" w:rsidR="00000000" w:rsidRPr="00000000">
        <w:rPr>
          <w:rtl w:val="0"/>
        </w:rPr>
      </w:r>
    </w:p>
    <w:p w:rsidR="00000000" w:rsidDel="00000000" w:rsidP="00000000" w:rsidRDefault="00000000" w:rsidRPr="00000000" w14:paraId="00000006">
      <w:pPr>
        <w:pStyle w:val="Subtitle"/>
        <w:spacing w:after="0" w:line="360" w:lineRule="auto"/>
        <w:rPr>
          <w:rFonts w:ascii="Public Sans" w:cs="Public Sans" w:eastAsia="Public Sans" w:hAnsi="Public Sans"/>
          <w:color w:val="000000"/>
          <w:sz w:val="28"/>
          <w:szCs w:val="28"/>
        </w:rPr>
      </w:pPr>
      <w:bookmarkStart w:colFirst="0" w:colLast="0" w:name="_3i13jbju11b6" w:id="4"/>
      <w:bookmarkEnd w:id="4"/>
      <w:r w:rsidDel="00000000" w:rsidR="00000000" w:rsidRPr="00000000">
        <w:rPr>
          <w:rFonts w:ascii="Public Sans" w:cs="Public Sans" w:eastAsia="Public Sans" w:hAnsi="Public Sans"/>
          <w:color w:val="000000"/>
          <w:sz w:val="28"/>
          <w:szCs w:val="28"/>
          <w:rtl w:val="0"/>
        </w:rPr>
        <w:t xml:space="preserve">Teams: Federation and Integration Experience</w:t>
      </w:r>
    </w:p>
    <w:p w:rsidR="00000000" w:rsidDel="00000000" w:rsidP="00000000" w:rsidRDefault="00000000" w:rsidRPr="00000000" w14:paraId="00000007">
      <w:pPr>
        <w:pStyle w:val="Subtitle"/>
        <w:spacing w:after="0" w:line="360" w:lineRule="auto"/>
        <w:rPr>
          <w:rFonts w:ascii="Public Sans" w:cs="Public Sans" w:eastAsia="Public Sans" w:hAnsi="Public Sans"/>
          <w:color w:val="000000"/>
          <w:sz w:val="28"/>
          <w:szCs w:val="28"/>
        </w:rPr>
      </w:pPr>
      <w:bookmarkStart w:colFirst="0" w:colLast="0" w:name="_wto50awmodhh" w:id="5"/>
      <w:bookmarkEnd w:id="5"/>
      <w:r w:rsidDel="00000000" w:rsidR="00000000" w:rsidRPr="00000000">
        <w:rPr>
          <w:rFonts w:ascii="Public Sans" w:cs="Public Sans" w:eastAsia="Public Sans" w:hAnsi="Public Sans"/>
          <w:color w:val="000000"/>
          <w:sz w:val="28"/>
          <w:szCs w:val="28"/>
          <w:rtl w:val="0"/>
        </w:rPr>
        <w:t xml:space="preserve">Date: </w:t>
      </w:r>
      <w:r w:rsidDel="00000000" w:rsidR="00000000" w:rsidRPr="00000000">
        <w:rPr>
          <w:rFonts w:ascii="Public Sans" w:cs="Public Sans" w:eastAsia="Public Sans" w:hAnsi="Public Sans"/>
          <w:color w:val="000000"/>
          <w:sz w:val="28"/>
          <w:szCs w:val="28"/>
          <w:rtl w:val="0"/>
        </w:rPr>
        <w:t xml:space="preserve">May 8, 2026</w:t>
      </w:r>
      <w:r w:rsidDel="00000000" w:rsidR="00000000" w:rsidRPr="00000000">
        <w:rPr>
          <w:rtl w:val="0"/>
        </w:rPr>
      </w:r>
    </w:p>
    <w:p w:rsidR="00000000" w:rsidDel="00000000" w:rsidP="00000000" w:rsidRDefault="00000000" w:rsidRPr="00000000" w14:paraId="00000008">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09">
      <w:pPr>
        <w:pStyle w:val="Heading2"/>
        <w:keepNext w:val="0"/>
        <w:keepLines w:val="0"/>
        <w:spacing w:after="0" w:before="0" w:line="360" w:lineRule="auto"/>
        <w:rPr>
          <w:rFonts w:ascii="Public Sans" w:cs="Public Sans" w:eastAsia="Public Sans" w:hAnsi="Public Sans"/>
          <w:b w:val="1"/>
          <w:bCs w:val="1"/>
        </w:rPr>
      </w:pPr>
      <w:bookmarkStart w:colFirst="0" w:colLast="0" w:name="_666f1qa4s96n" w:id="6"/>
      <w:bookmarkEnd w:id="6"/>
      <w:r w:rsidDel="00000000" w:rsidR="00000000" w:rsidRPr="00000000">
        <w:rPr>
          <w:rFonts w:ascii="Public Sans" w:cs="Public Sans" w:eastAsia="Public Sans" w:hAnsi="Public Sans"/>
          <w:b w:val="1"/>
          <w:bCs w:val="1"/>
          <w:rtl w:val="0"/>
        </w:rPr>
        <w:t xml:space="preserve">What even is?</w:t>
      </w:r>
    </w:p>
    <w:p w:rsidR="00000000" w:rsidDel="00000000" w:rsidP="00000000" w:rsidRDefault="00000000" w:rsidRPr="00000000" w14:paraId="0000000A">
      <w:pPr>
        <w:spacing w:line="36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 Production Partner Portal (P3) uses a connection to Partnerships' Customer Relationship Manager (CRM) software in order to determine whether a given partner user should be able to be assigned the Partner Admin role for a specific team. This is a User Management requirement in our Authority to Operate (ATO). Partnerships keeps a list of authorized partner admins in their CRM, which is currently AirTable. We have a plan to migrate away from AirTable to a Salesforce (SF) CRM by September 6, 2026, and Team FIE needs to understand the feasibility of maintaining this security requirement with the new CRM.</w:t>
      </w:r>
      <w:r w:rsidDel="00000000" w:rsidR="00000000" w:rsidRPr="00000000">
        <w:rPr>
          <w:rtl w:val="0"/>
        </w:rPr>
      </w:r>
    </w:p>
    <w:p w:rsidR="00000000" w:rsidDel="00000000" w:rsidP="00000000" w:rsidRDefault="00000000" w:rsidRPr="00000000" w14:paraId="0000000B">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0C">
      <w:pPr>
        <w:pStyle w:val="Heading2"/>
        <w:keepNext w:val="0"/>
        <w:keepLines w:val="0"/>
        <w:spacing w:after="0" w:before="0" w:line="360" w:lineRule="auto"/>
        <w:rPr>
          <w:rFonts w:ascii="Public Sans" w:cs="Public Sans" w:eastAsia="Public Sans" w:hAnsi="Public Sans"/>
        </w:rPr>
      </w:pPr>
      <w:bookmarkStart w:colFirst="0" w:colLast="0" w:name="_kmlqdsssz6e" w:id="7"/>
      <w:bookmarkEnd w:id="7"/>
      <w:r w:rsidDel="00000000" w:rsidR="00000000" w:rsidRPr="00000000">
        <w:rPr>
          <w:rFonts w:ascii="Public Sans" w:cs="Public Sans" w:eastAsia="Public Sans" w:hAnsi="Public Sans"/>
          <w:b w:val="1"/>
          <w:bCs w:val="1"/>
          <w:rtl w:val="0"/>
        </w:rPr>
        <w:t xml:space="preserve">What problem are we solving?</w:t>
      </w:r>
      <w:r w:rsidDel="00000000" w:rsidR="00000000" w:rsidRPr="00000000">
        <w:rPr>
          <w:rtl w:val="0"/>
        </w:rPr>
      </w:r>
    </w:p>
    <w:p w:rsidR="00000000" w:rsidDel="00000000" w:rsidP="00000000" w:rsidRDefault="00000000" w:rsidRPr="00000000" w14:paraId="0000000D">
      <w:pPr>
        <w:spacing w:line="36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Are there any major hurdles to implementing an authenticated read-only connection from P3 to the core Salesforce CRM?</w:t>
      </w:r>
    </w:p>
    <w:p w:rsidR="00000000" w:rsidDel="00000000" w:rsidP="00000000" w:rsidRDefault="00000000" w:rsidRPr="00000000" w14:paraId="0000000E">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0F">
      <w:pPr>
        <w:pStyle w:val="Heading2"/>
        <w:keepNext w:val="0"/>
        <w:keepLines w:val="0"/>
        <w:spacing w:after="0" w:before="0" w:line="360" w:lineRule="auto"/>
        <w:rPr>
          <w:rFonts w:ascii="Public Sans" w:cs="Public Sans" w:eastAsia="Public Sans" w:hAnsi="Public Sans"/>
        </w:rPr>
      </w:pPr>
      <w:bookmarkStart w:colFirst="0" w:colLast="0" w:name="_gnpio8uu520f" w:id="8"/>
      <w:bookmarkEnd w:id="8"/>
      <w:r w:rsidDel="00000000" w:rsidR="00000000" w:rsidRPr="00000000">
        <w:rPr>
          <w:rFonts w:ascii="Public Sans" w:cs="Public Sans" w:eastAsia="Public Sans" w:hAnsi="Public Sans"/>
          <w:b w:val="1"/>
          <w:bCs w:val="1"/>
          <w:rtl w:val="0"/>
        </w:rPr>
        <w:t xml:space="preserve">Use cases</w:t>
      </w:r>
      <w:r w:rsidDel="00000000" w:rsidR="00000000" w:rsidRPr="00000000">
        <w:rPr>
          <w:rtl w:val="0"/>
        </w:rPr>
      </w:r>
    </w:p>
    <w:p w:rsidR="00000000" w:rsidDel="00000000" w:rsidP="00000000" w:rsidRDefault="00000000" w:rsidRPr="00000000" w14:paraId="00000010">
      <w:pPr>
        <w:spacing w:line="36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There are two immediate cases where we want P3 to be able to read from a SF CRM:</w:t>
      </w:r>
    </w:p>
    <w:p w:rsidR="00000000" w:rsidDel="00000000" w:rsidP="00000000" w:rsidRDefault="00000000" w:rsidRPr="00000000" w14:paraId="00000011">
      <w:pPr>
        <w:numPr>
          <w:ilvl w:val="0"/>
          <w:numId w:val="1"/>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The </w:t>
      </w:r>
      <w:r w:rsidDel="00000000" w:rsidR="00000000" w:rsidRPr="00000000">
        <w:rPr>
          <w:rFonts w:ascii="Public Sans" w:cs="Public Sans" w:eastAsia="Public Sans" w:hAnsi="Public Sans"/>
          <w:rtl w:val="0"/>
        </w:rPr>
        <w:t xml:space="preserve">primary case</w:t>
      </w:r>
      <w:r w:rsidDel="00000000" w:rsidR="00000000" w:rsidRPr="00000000">
        <w:rPr>
          <w:rFonts w:ascii="Public Sans" w:cs="Public Sans" w:eastAsia="Public Sans" w:hAnsi="Public Sans"/>
          <w:rtl w:val="0"/>
        </w:rPr>
        <w:t xml:space="preserve"> is Login Admins verifying permission to assign the Partner Admin role to a given user for a given team. This is a requirement of our ATO, and a read-only function for P3.</w:t>
      </w:r>
    </w:p>
    <w:p w:rsidR="00000000" w:rsidDel="00000000" w:rsidP="00000000" w:rsidRDefault="00000000" w:rsidRPr="00000000" w14:paraId="00000012">
      <w:pPr>
        <w:numPr>
          <w:ilvl w:val="0"/>
          <w:numId w:val="1"/>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The </w:t>
      </w:r>
      <w:commentRangeStart w:id="0"/>
      <w:commentRangeStart w:id="1"/>
      <w:commentRangeStart w:id="2"/>
      <w:r w:rsidDel="00000000" w:rsidR="00000000" w:rsidRPr="00000000">
        <w:rPr>
          <w:rFonts w:ascii="Public Sans" w:cs="Public Sans" w:eastAsia="Public Sans" w:hAnsi="Public Sans"/>
          <w:rtl w:val="0"/>
        </w:rPr>
        <w:t xml:space="preserve">secondary case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Public Sans" w:cs="Public Sans" w:eastAsia="Public Sans" w:hAnsi="Public Sans"/>
          <w:rtl w:val="0"/>
        </w:rPr>
        <w:t xml:space="preserve"> is creating Contact Center reports that will be accessible to appropriate partner users via P3. This would likely require a security impact analysis (SIA), and is discussed in </w:t>
      </w:r>
      <w:hyperlink r:id="rId9">
        <w:r w:rsidDel="00000000" w:rsidR="00000000" w:rsidRPr="00000000">
          <w:rPr>
            <w:rFonts w:ascii="Public Sans" w:cs="Public Sans" w:eastAsia="Public Sans" w:hAnsi="Public Sans"/>
            <w:color w:val="1155cc"/>
            <w:u w:val="single"/>
            <w:rtl w:val="0"/>
          </w:rPr>
          <w:t xml:space="preserve">1-pager: Contact Center Reports</w:t>
        </w:r>
      </w:hyperlink>
      <w:r w:rsidDel="00000000" w:rsidR="00000000" w:rsidRPr="00000000">
        <w:rPr>
          <w:rFonts w:ascii="Public Sans" w:cs="Public Sans" w:eastAsia="Public Sans" w:hAnsi="Public Sans"/>
          <w:rtl w:val="0"/>
        </w:rPr>
        <w:t xml:space="preserve">.</w:t>
      </w:r>
      <w:r w:rsidDel="00000000" w:rsidR="00000000" w:rsidRPr="00000000">
        <w:rPr>
          <w:rtl w:val="0"/>
        </w:rPr>
      </w:r>
    </w:p>
    <w:p w:rsidR="00000000" w:rsidDel="00000000" w:rsidP="00000000" w:rsidRDefault="00000000" w:rsidRPr="00000000" w14:paraId="00000013">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14">
      <w:pPr>
        <w:pStyle w:val="Heading2"/>
        <w:keepNext w:val="0"/>
        <w:keepLines w:val="0"/>
        <w:spacing w:after="0" w:before="0" w:line="360" w:lineRule="auto"/>
        <w:rPr>
          <w:rFonts w:ascii="Public Sans" w:cs="Public Sans" w:eastAsia="Public Sans" w:hAnsi="Public Sans"/>
          <w:b w:val="1"/>
          <w:bCs w:val="1"/>
        </w:rPr>
      </w:pPr>
      <w:bookmarkStart w:colFirst="0" w:colLast="0" w:name="_popphaqf6hhx" w:id="9"/>
      <w:bookmarkEnd w:id="9"/>
      <w:r w:rsidDel="00000000" w:rsidR="00000000" w:rsidRPr="00000000">
        <w:rPr>
          <w:rFonts w:ascii="Public Sans" w:cs="Public Sans" w:eastAsia="Public Sans" w:hAnsi="Public Sans"/>
          <w:b w:val="1"/>
          <w:bCs w:val="1"/>
          <w:rtl w:val="0"/>
        </w:rPr>
        <w:t xml:space="preserve">Proposal</w:t>
      </w:r>
    </w:p>
    <w:p w:rsidR="00000000" w:rsidDel="00000000" w:rsidP="00000000" w:rsidRDefault="00000000" w:rsidRPr="00000000" w14:paraId="00000015">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16">
      <w:pPr>
        <w:spacing w:line="36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 Salesforce </w:t>
      </w:r>
      <w:hyperlink r:id="rId10">
        <w:r w:rsidDel="00000000" w:rsidR="00000000" w:rsidRPr="00000000">
          <w:rPr>
            <w:rFonts w:ascii="Public Sans" w:cs="Public Sans" w:eastAsia="Public Sans" w:hAnsi="Public Sans"/>
            <w:color w:val="1155cc"/>
            <w:u w:val="single"/>
            <w:rtl w:val="0"/>
          </w:rPr>
          <w:t xml:space="preserve">Named Query API</w:t>
        </w:r>
      </w:hyperlink>
      <w:r w:rsidDel="00000000" w:rsidR="00000000" w:rsidRPr="00000000">
        <w:rPr>
          <w:rFonts w:ascii="Public Sans" w:cs="Public Sans" w:eastAsia="Public Sans" w:hAnsi="Public Sans"/>
          <w:rtl w:val="0"/>
        </w:rPr>
        <w:t xml:space="preserve"> is our path forward: it should not be difficult to implement, and we can craft a query to return the single record we need.</w:t>
      </w:r>
      <w:r w:rsidDel="00000000" w:rsidR="00000000" w:rsidRPr="00000000">
        <w:rPr>
          <w:rFonts w:ascii="Public Sans" w:cs="Public Sans" w:eastAsia="Public Sans" w:hAnsi="Public Sans"/>
          <w:rtl w:val="0"/>
        </w:rPr>
        <w:t xml:space="preserve"> Read-only access is needed to fetch the following objects and fields with something like the following: </w:t>
      </w:r>
    </w:p>
    <w:p w:rsidR="00000000" w:rsidDel="00000000" w:rsidP="00000000" w:rsidRDefault="00000000" w:rsidRPr="00000000" w14:paraId="00000017">
      <w:pPr>
        <w:numPr>
          <w:ilvl w:val="0"/>
          <w:numId w:val="4"/>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b w:val="1"/>
          <w:bCs w:val="1"/>
          <w:rtl w:val="0"/>
        </w:rPr>
        <w:t xml:space="preserve">Request: </w:t>
      </w:r>
      <w:r w:rsidDel="00000000" w:rsidR="00000000" w:rsidRPr="00000000">
        <w:rPr>
          <w:rFonts w:ascii="Public Sans" w:cs="Public Sans" w:eastAsia="Public Sans" w:hAnsi="Public Sans"/>
          <w:rtl w:val="0"/>
        </w:rPr>
        <w:t xml:space="preserve">Application Contacts by “Team UUID”, “Email”, “Timelines”, etc</w:t>
      </w:r>
    </w:p>
    <w:p w:rsidR="00000000" w:rsidDel="00000000" w:rsidP="00000000" w:rsidRDefault="00000000" w:rsidRPr="00000000" w14:paraId="00000018">
      <w:pPr>
        <w:numPr>
          <w:ilvl w:val="0"/>
          <w:numId w:val="4"/>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b w:val="1"/>
          <w:bCs w:val="1"/>
          <w:rtl w:val="0"/>
        </w:rPr>
        <w:t xml:space="preserve">Response:</w:t>
      </w:r>
      <w:r w:rsidDel="00000000" w:rsidR="00000000" w:rsidRPr="00000000">
        <w:rPr>
          <w:rFonts w:ascii="Public Sans" w:cs="Public Sans" w:eastAsia="Public Sans" w:hAnsi="Public Sans"/>
          <w:rtl w:val="0"/>
        </w:rPr>
        <w:t xml:space="preserve"> List of Application Contacts (object) that have an Application record matching the given “Team UUID” and has “Partner Portal Admin” checked: </w:t>
      </w:r>
    </w:p>
    <w:p w:rsidR="00000000" w:rsidDel="00000000" w:rsidP="00000000" w:rsidRDefault="00000000" w:rsidRPr="00000000" w14:paraId="00000019">
      <w:pPr>
        <w:numPr>
          <w:ilvl w:val="1"/>
          <w:numId w:val="4"/>
        </w:numPr>
        <w:spacing w:line="360" w:lineRule="auto"/>
        <w:ind w:left="1440" w:hanging="360"/>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Application Contact Object: </w:t>
      </w:r>
    </w:p>
    <w:p w:rsidR="00000000" w:rsidDel="00000000" w:rsidP="00000000" w:rsidRDefault="00000000" w:rsidRPr="00000000" w14:paraId="0000001A">
      <w:pPr>
        <w:numPr>
          <w:ilvl w:val="2"/>
          <w:numId w:val="4"/>
        </w:numPr>
        <w:spacing w:line="360" w:lineRule="auto"/>
        <w:ind w:left="216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Team UUID </w:t>
      </w:r>
      <w:r w:rsidDel="00000000" w:rsidR="00000000" w:rsidRPr="00000000">
        <w:rPr>
          <w:rFonts w:ascii="Public Sans" w:cs="Public Sans" w:eastAsia="Public Sans" w:hAnsi="Public Sans"/>
          <w:rtl w:val="0"/>
        </w:rPr>
        <w:t xml:space="preserve">- References partner portal team id that is consistent across environments.</w:t>
      </w:r>
    </w:p>
    <w:p w:rsidR="00000000" w:rsidDel="00000000" w:rsidP="00000000" w:rsidRDefault="00000000" w:rsidRPr="00000000" w14:paraId="0000001B">
      <w:pPr>
        <w:numPr>
          <w:ilvl w:val="2"/>
          <w:numId w:val="4"/>
        </w:numPr>
        <w:spacing w:line="360" w:lineRule="auto"/>
        <w:ind w:left="2160" w:hanging="360"/>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Team Name - </w:t>
      </w:r>
      <w:r w:rsidDel="00000000" w:rsidR="00000000" w:rsidRPr="00000000">
        <w:rPr>
          <w:rFonts w:ascii="Public Sans" w:cs="Public Sans" w:eastAsia="Public Sans" w:hAnsi="Public Sans"/>
          <w:rtl w:val="0"/>
        </w:rPr>
        <w:t xml:space="preserve">Name from the partner portal that was copied over. The name can be modified, so trust the Team UUID. </w:t>
      </w:r>
    </w:p>
    <w:p w:rsidR="00000000" w:rsidDel="00000000" w:rsidP="00000000" w:rsidRDefault="00000000" w:rsidRPr="00000000" w14:paraId="0000001C">
      <w:pPr>
        <w:numPr>
          <w:ilvl w:val="2"/>
          <w:numId w:val="4"/>
        </w:numPr>
        <w:spacing w:line="360" w:lineRule="auto"/>
        <w:ind w:left="2160" w:hanging="360"/>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Contact Object</w:t>
      </w:r>
    </w:p>
    <w:p w:rsidR="00000000" w:rsidDel="00000000" w:rsidP="00000000" w:rsidRDefault="00000000" w:rsidRPr="00000000" w14:paraId="0000001D">
      <w:pPr>
        <w:numPr>
          <w:ilvl w:val="3"/>
          <w:numId w:val="4"/>
        </w:numPr>
        <w:spacing w:line="360" w:lineRule="auto"/>
        <w:ind w:left="288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First Name</w:t>
      </w:r>
    </w:p>
    <w:p w:rsidR="00000000" w:rsidDel="00000000" w:rsidP="00000000" w:rsidRDefault="00000000" w:rsidRPr="00000000" w14:paraId="0000001E">
      <w:pPr>
        <w:numPr>
          <w:ilvl w:val="3"/>
          <w:numId w:val="4"/>
        </w:numPr>
        <w:spacing w:line="360" w:lineRule="auto"/>
        <w:ind w:left="288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Last Name</w:t>
      </w:r>
    </w:p>
    <w:p w:rsidR="00000000" w:rsidDel="00000000" w:rsidP="00000000" w:rsidRDefault="00000000" w:rsidRPr="00000000" w14:paraId="0000001F">
      <w:pPr>
        <w:numPr>
          <w:ilvl w:val="3"/>
          <w:numId w:val="4"/>
        </w:numPr>
        <w:spacing w:line="360" w:lineRule="auto"/>
        <w:ind w:left="288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Email (most important)</w:t>
      </w:r>
    </w:p>
    <w:p w:rsidR="00000000" w:rsidDel="00000000" w:rsidP="00000000" w:rsidRDefault="00000000" w:rsidRPr="00000000" w14:paraId="00000020">
      <w:pPr>
        <w:spacing w:line="360" w:lineRule="auto"/>
        <w:ind w:left="0" w:firstLine="0"/>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1">
      <w:pPr>
        <w:spacing w:line="360" w:lineRule="auto"/>
        <w:ind w:left="0" w:firstLine="0"/>
        <w:rPr>
          <w:rFonts w:ascii="Public Sans" w:cs="Public Sans" w:eastAsia="Public Sans" w:hAnsi="Public Sans"/>
        </w:rPr>
      </w:pPr>
      <w:r w:rsidDel="00000000" w:rsidR="00000000" w:rsidRPr="00000000">
        <w:rPr>
          <w:rFonts w:ascii="Public Sans" w:cs="Public Sans" w:eastAsia="Public Sans" w:hAnsi="Public Sans"/>
          <w:rtl w:val="0"/>
        </w:rPr>
        <w:t xml:space="preserve">We will want to have callbacks in local development environments hosted at </w:t>
      </w:r>
      <w:r w:rsidDel="00000000" w:rsidR="00000000" w:rsidRPr="00000000">
        <w:rPr>
          <w:rFonts w:ascii="Roboto Mono" w:cs="Roboto Mono" w:eastAsia="Roboto Mono" w:hAnsi="Roboto Mono"/>
          <w:color w:val="188038"/>
          <w:rtl w:val="0"/>
        </w:rPr>
        <w:t xml:space="preserve">http://localhost:3001</w:t>
      </w:r>
      <w:r w:rsidDel="00000000" w:rsidR="00000000" w:rsidRPr="00000000">
        <w:rPr>
          <w:rFonts w:ascii="Public Sans" w:cs="Public Sans" w:eastAsia="Public Sans" w:hAnsi="Public Sans"/>
          <w:rtl w:val="0"/>
        </w:rPr>
        <w:t xml:space="preserve">, in our staging environment at </w:t>
      </w:r>
      <w:r w:rsidDel="00000000" w:rsidR="00000000" w:rsidRPr="00000000">
        <w:rPr>
          <w:rFonts w:ascii="Roboto Mono" w:cs="Roboto Mono" w:eastAsia="Roboto Mono" w:hAnsi="Roboto Mono"/>
          <w:color w:val="188038"/>
          <w:rtl w:val="0"/>
        </w:rPr>
        <w:t xml:space="preserve">https://portal.ursulapato.identitysandbox.gov</w:t>
      </w:r>
      <w:r w:rsidDel="00000000" w:rsidR="00000000" w:rsidRPr="00000000">
        <w:rPr>
          <w:rFonts w:ascii="Public Sans" w:cs="Public Sans" w:eastAsia="Public Sans" w:hAnsi="Public Sans"/>
          <w:rtl w:val="0"/>
        </w:rPr>
        <w:t xml:space="preserve">, the integration environment at </w:t>
      </w:r>
      <w:r w:rsidDel="00000000" w:rsidR="00000000" w:rsidRPr="00000000">
        <w:rPr>
          <w:rFonts w:ascii="Roboto Mono" w:cs="Roboto Mono" w:eastAsia="Roboto Mono" w:hAnsi="Roboto Mono"/>
          <w:color w:val="188038"/>
          <w:rtl w:val="0"/>
        </w:rPr>
        <w:t xml:space="preserve">https://portal.int.identitysandbox.gov</w:t>
      </w:r>
      <w:r w:rsidDel="00000000" w:rsidR="00000000" w:rsidRPr="00000000">
        <w:rPr>
          <w:rFonts w:ascii="Public Sans" w:cs="Public Sans" w:eastAsia="Public Sans" w:hAnsi="Public Sans"/>
          <w:rtl w:val="0"/>
        </w:rPr>
        <w:t xml:space="preserve">, and in the production environment at </w:t>
      </w:r>
      <w:r w:rsidDel="00000000" w:rsidR="00000000" w:rsidRPr="00000000">
        <w:rPr>
          <w:rFonts w:ascii="Roboto Mono" w:cs="Roboto Mono" w:eastAsia="Roboto Mono" w:hAnsi="Roboto Mono"/>
          <w:color w:val="188038"/>
          <w:rtl w:val="0"/>
        </w:rPr>
        <w:t xml:space="preserve">https://portal.login.gov</w:t>
      </w:r>
      <w:r w:rsidDel="00000000" w:rsidR="00000000" w:rsidRPr="00000000">
        <w:rPr>
          <w:rFonts w:ascii="Public Sans" w:cs="Public Sans" w:eastAsia="Public Sans" w:hAnsi="Public Sans"/>
          <w:rtl w:val="0"/>
        </w:rPr>
        <w:t xml:space="preserve">. Our proposed endpoint for the callbacks would be  </w:t>
      </w:r>
      <w:r w:rsidDel="00000000" w:rsidR="00000000" w:rsidRPr="00000000">
        <w:rPr>
          <w:rFonts w:ascii="Roboto Mono" w:cs="Roboto Mono" w:eastAsia="Roboto Mono" w:hAnsi="Roboto Mono"/>
          <w:color w:val="188038"/>
          <w:rtl w:val="0"/>
        </w:rPr>
        <w:t xml:space="preserve">/api/salesforce/partner_admin_verification</w:t>
      </w:r>
      <w:r w:rsidDel="00000000" w:rsidR="00000000" w:rsidRPr="00000000">
        <w:rPr>
          <w:rFonts w:ascii="Public Sans" w:cs="Public Sans" w:eastAsia="Public Sans" w:hAnsi="Public Sans"/>
          <w:rtl w:val="0"/>
        </w:rPr>
        <w:t xml:space="preserve">. </w:t>
      </w:r>
    </w:p>
    <w:p w:rsidR="00000000" w:rsidDel="00000000" w:rsidP="00000000" w:rsidRDefault="00000000" w:rsidRPr="00000000" w14:paraId="00000022">
      <w:pPr>
        <w:spacing w:line="360" w:lineRule="auto"/>
        <w:ind w:left="0" w:firstLine="0"/>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3">
      <w:pPr>
        <w:spacing w:line="360" w:lineRule="auto"/>
        <w:ind w:left="0" w:firstLine="0"/>
        <w:rPr>
          <w:rFonts w:ascii="Public Sans" w:cs="Public Sans" w:eastAsia="Public Sans" w:hAnsi="Public Sans"/>
        </w:rPr>
      </w:pPr>
      <w:r w:rsidDel="00000000" w:rsidR="00000000" w:rsidRPr="00000000">
        <w:rPr>
          <w:rFonts w:ascii="Public Sans" w:cs="Public Sans" w:eastAsia="Public Sans" w:hAnsi="Public Sans"/>
          <w:rtl w:val="0"/>
        </w:rPr>
        <w:t xml:space="preserve">We expect the requests to verify partner admins to be infrequent and irregular. Login.gov Onboarding Engineers will send requests to verify users as needed based on partner requests to add admins. Over recent weeks there have been 2, 6, 1, 2, 3, and 10 admin lookups per week in the production environment.</w:t>
      </w:r>
    </w:p>
    <w:p w:rsidR="00000000" w:rsidDel="00000000" w:rsidP="00000000" w:rsidRDefault="00000000" w:rsidRPr="00000000" w14:paraId="00000024">
      <w:pPr>
        <w:spacing w:line="360" w:lineRule="auto"/>
        <w:ind w:left="0" w:firstLine="0"/>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5">
      <w:pPr>
        <w:spacing w:line="360" w:lineRule="auto"/>
        <w:ind w:left="0" w:firstLine="0"/>
        <w:rPr>
          <w:rFonts w:ascii="Public Sans" w:cs="Public Sans" w:eastAsia="Public Sans" w:hAnsi="Public Sans"/>
        </w:rPr>
      </w:pPr>
      <w:r w:rsidDel="00000000" w:rsidR="00000000" w:rsidRPr="00000000">
        <w:rPr>
          <w:rFonts w:ascii="Public Sans" w:cs="Public Sans" w:eastAsia="Public Sans" w:hAnsi="Public Sans"/>
          <w:rtl w:val="0"/>
        </w:rPr>
        <w:t xml:space="preserve">See github for example of integration: </w:t>
      </w:r>
      <w:hyperlink r:id="rId11">
        <w:r w:rsidDel="00000000" w:rsidR="00000000" w:rsidRPr="00000000">
          <w:rPr>
            <w:rFonts w:ascii="Public Sans" w:cs="Public Sans" w:eastAsia="Public Sans" w:hAnsi="Public Sans"/>
            <w:color w:val="1155cc"/>
            <w:u w:val="single"/>
            <w:rtl w:val="0"/>
          </w:rPr>
          <w:t xml:space="preserve">https://github.com/Amivero-LLC/ldgcrm_p3_integration</w:t>
        </w:r>
      </w:hyperlink>
      <w:r w:rsidDel="00000000" w:rsidR="00000000" w:rsidRPr="00000000">
        <w:rPr>
          <w:rFonts w:ascii="Public Sans" w:cs="Public Sans" w:eastAsia="Public Sans" w:hAnsi="Public Sans"/>
          <w:rtl w:val="0"/>
        </w:rPr>
        <w:t xml:space="preserve"> </w:t>
      </w:r>
    </w:p>
    <w:p w:rsidR="00000000" w:rsidDel="00000000" w:rsidP="00000000" w:rsidRDefault="00000000" w:rsidRPr="00000000" w14:paraId="00000026">
      <w:pPr>
        <w:spacing w:line="360" w:lineRule="auto"/>
        <w:ind w:left="0" w:firstLine="0"/>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7">
      <w:pPr>
        <w:pStyle w:val="Heading2"/>
        <w:keepNext w:val="0"/>
        <w:keepLines w:val="0"/>
        <w:spacing w:after="0" w:before="0" w:line="360" w:lineRule="auto"/>
        <w:rPr>
          <w:rFonts w:ascii="Public Sans" w:cs="Public Sans" w:eastAsia="Public Sans" w:hAnsi="Public Sans"/>
          <w:b w:val="1"/>
          <w:bCs w:val="1"/>
        </w:rPr>
      </w:pPr>
      <w:bookmarkStart w:colFirst="0" w:colLast="0" w:name="_a1o1qz9kae9h" w:id="10"/>
      <w:bookmarkEnd w:id="10"/>
      <w:r w:rsidDel="00000000" w:rsidR="00000000" w:rsidRPr="00000000">
        <w:rPr>
          <w:rFonts w:ascii="Public Sans" w:cs="Public Sans" w:eastAsia="Public Sans" w:hAnsi="Public Sans"/>
          <w:b w:val="1"/>
          <w:bCs w:val="1"/>
          <w:rtl w:val="0"/>
        </w:rPr>
        <w:t xml:space="preserve">Out of scope</w:t>
      </w:r>
    </w:p>
    <w:p w:rsidR="00000000" w:rsidDel="00000000" w:rsidP="00000000" w:rsidRDefault="00000000" w:rsidRPr="00000000" w14:paraId="00000028">
      <w:pPr>
        <w:numPr>
          <w:ilvl w:val="0"/>
          <w:numId w:val="3"/>
        </w:numPr>
        <w:spacing w:line="36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Non-Salesforce options.</w:t>
      </w:r>
    </w:p>
    <w:p w:rsidR="00000000" w:rsidDel="00000000" w:rsidP="00000000" w:rsidRDefault="00000000" w:rsidRPr="00000000" w14:paraId="00000029">
      <w:pPr>
        <w:numPr>
          <w:ilvl w:val="1"/>
          <w:numId w:val="3"/>
        </w:numPr>
        <w:spacing w:line="360" w:lineRule="auto"/>
        <w:ind w:left="144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This is only to determine the feasibility of integrating with Partnerships' source of truth if they decide to use Salesforce CRM.</w:t>
      </w:r>
    </w:p>
    <w:p w:rsidR="00000000" w:rsidDel="00000000" w:rsidP="00000000" w:rsidRDefault="00000000" w:rsidRPr="00000000" w14:paraId="0000002A">
      <w:pPr>
        <w:numPr>
          <w:ilvl w:val="0"/>
          <w:numId w:val="3"/>
        </w:numPr>
        <w:spacing w:line="36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Detailed technical solution or breakout of tickets for this work.</w:t>
      </w:r>
    </w:p>
    <w:p w:rsidR="00000000" w:rsidDel="00000000" w:rsidP="00000000" w:rsidRDefault="00000000" w:rsidRPr="00000000" w14:paraId="0000002B">
      <w:pPr>
        <w:numPr>
          <w:ilvl w:val="1"/>
          <w:numId w:val="3"/>
        </w:numPr>
        <w:spacing w:line="360" w:lineRule="auto"/>
        <w:ind w:left="144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This is pending a final decision by Partnerships on which CRM they will use.</w:t>
      </w:r>
    </w:p>
    <w:p w:rsidR="00000000" w:rsidDel="00000000" w:rsidP="00000000" w:rsidRDefault="00000000" w:rsidRPr="00000000" w14:paraId="0000002C">
      <w:pPr>
        <w:numPr>
          <w:ilvl w:val="0"/>
          <w:numId w:val="3"/>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Determining how P3 would connect to the Contact Center.</w:t>
      </w:r>
      <w:r w:rsidDel="00000000" w:rsidR="00000000" w:rsidRPr="00000000">
        <w:rPr>
          <w:rtl w:val="0"/>
        </w:rPr>
      </w:r>
    </w:p>
    <w:p w:rsidR="00000000" w:rsidDel="00000000" w:rsidP="00000000" w:rsidRDefault="00000000" w:rsidRPr="00000000" w14:paraId="0000002D">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2E">
      <w:pPr>
        <w:pStyle w:val="Heading2"/>
        <w:keepNext w:val="0"/>
        <w:keepLines w:val="0"/>
        <w:spacing w:after="0" w:before="0" w:line="360" w:lineRule="auto"/>
        <w:rPr>
          <w:rFonts w:ascii="Public Sans" w:cs="Public Sans" w:eastAsia="Public Sans" w:hAnsi="Public Sans"/>
          <w:b w:val="1"/>
          <w:bCs w:val="1"/>
        </w:rPr>
      </w:pPr>
      <w:bookmarkStart w:colFirst="0" w:colLast="0" w:name="_gtjg7fe7251e" w:id="11"/>
      <w:bookmarkEnd w:id="11"/>
      <w:r w:rsidDel="00000000" w:rsidR="00000000" w:rsidRPr="00000000">
        <w:rPr>
          <w:rFonts w:ascii="Public Sans" w:cs="Public Sans" w:eastAsia="Public Sans" w:hAnsi="Public Sans"/>
          <w:b w:val="1"/>
          <w:bCs w:val="1"/>
          <w:rtl w:val="0"/>
        </w:rPr>
        <w:t xml:space="preserve">Requirements</w:t>
      </w:r>
    </w:p>
    <w:p w:rsidR="00000000" w:rsidDel="00000000" w:rsidP="00000000" w:rsidRDefault="00000000" w:rsidRPr="00000000" w14:paraId="0000002F">
      <w:pPr>
        <w:spacing w:line="360" w:lineRule="auto"/>
        <w:ind w:left="0" w:firstLine="0"/>
        <w:rPr>
          <w:rFonts w:ascii="Public Sans" w:cs="Public Sans" w:eastAsia="Public Sans" w:hAnsi="Public Sans"/>
        </w:rPr>
      </w:pPr>
      <w:r w:rsidDel="00000000" w:rsidR="00000000" w:rsidRPr="00000000">
        <w:rPr>
          <w:rFonts w:ascii="Public Sans" w:cs="Public Sans" w:eastAsia="Public Sans" w:hAnsi="Public Sans"/>
          <w:rtl w:val="0"/>
        </w:rPr>
        <w:t xml:space="preserve">These are general work requirements. Actual tickets will be expected to be more granular.</w:t>
      </w:r>
    </w:p>
    <w:p w:rsidR="00000000" w:rsidDel="00000000" w:rsidP="00000000" w:rsidRDefault="00000000" w:rsidRPr="00000000" w14:paraId="00000030">
      <w:pPr>
        <w:numPr>
          <w:ilvl w:val="0"/>
          <w:numId w:val="5"/>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Salesforce records are structured similarly to how the same data is stored in AirTable. Specifically, that issuer strings are associated with Partner Admin email addresses.</w:t>
      </w:r>
    </w:p>
    <w:p w:rsidR="00000000" w:rsidDel="00000000" w:rsidP="00000000" w:rsidRDefault="00000000" w:rsidRPr="00000000" w14:paraId="00000031">
      <w:pPr>
        <w:numPr>
          <w:ilvl w:val="0"/>
          <w:numId w:val="5"/>
        </w:numPr>
        <w:spacing w:line="360" w:lineRule="auto"/>
        <w:ind w:left="720" w:hanging="360"/>
        <w:rPr>
          <w:rFonts w:ascii="Public Sans" w:cs="Public Sans" w:eastAsia="Public Sans" w:hAnsi="Public Sans"/>
          <w:u w:val="none"/>
        </w:rPr>
      </w:pPr>
      <w:commentRangeStart w:id="3"/>
      <w:commentRangeStart w:id="4"/>
      <w:commentRangeStart w:id="5"/>
      <w:r w:rsidDel="00000000" w:rsidR="00000000" w:rsidRPr="00000000">
        <w:rPr>
          <w:rFonts w:ascii="Public Sans" w:cs="Public Sans" w:eastAsia="Public Sans" w:hAnsi="Public Sans"/>
          <w:rtl w:val="0"/>
        </w:rPr>
        <w:t xml:space="preserve">Grant Salesforce credentials to Team FIE engineers, to access non-public CRM data.</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2">
      <w:pPr>
        <w:numPr>
          <w:ilvl w:val="0"/>
          <w:numId w:val="5"/>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Create a UI for Login Admins to add Salesforce credentials to P3.</w:t>
      </w:r>
    </w:p>
    <w:p w:rsidR="00000000" w:rsidDel="00000000" w:rsidP="00000000" w:rsidRDefault="00000000" w:rsidRPr="00000000" w14:paraId="00000033">
      <w:pPr>
        <w:numPr>
          <w:ilvl w:val="0"/>
          <w:numId w:val="5"/>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Construct a SOQL query to return required data.</w:t>
      </w:r>
    </w:p>
    <w:p w:rsidR="00000000" w:rsidDel="00000000" w:rsidP="00000000" w:rsidRDefault="00000000" w:rsidRPr="00000000" w14:paraId="00000034">
      <w:pPr>
        <w:numPr>
          <w:ilvl w:val="0"/>
          <w:numId w:val="5"/>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Create a method to compare returned data to the Login Admin attempt to add a Partner Admin, and approve or reject the attempt.</w:t>
      </w:r>
    </w:p>
    <w:p w:rsidR="00000000" w:rsidDel="00000000" w:rsidP="00000000" w:rsidRDefault="00000000" w:rsidRPr="00000000" w14:paraId="00000035">
      <w:pPr>
        <w:numPr>
          <w:ilvl w:val="0"/>
          <w:numId w:val="5"/>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Update relevant Security documentation</w:t>
      </w:r>
      <w:r w:rsidDel="00000000" w:rsidR="00000000" w:rsidRPr="00000000">
        <w:rPr>
          <w:rtl w:val="0"/>
        </w:rPr>
      </w:r>
    </w:p>
    <w:p w:rsidR="00000000" w:rsidDel="00000000" w:rsidP="00000000" w:rsidRDefault="00000000" w:rsidRPr="00000000" w14:paraId="00000036">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37">
      <w:pPr>
        <w:pStyle w:val="Heading2"/>
        <w:keepNext w:val="0"/>
        <w:keepLines w:val="0"/>
        <w:spacing w:after="0" w:before="0" w:line="360" w:lineRule="auto"/>
        <w:rPr>
          <w:rFonts w:ascii="Public Sans" w:cs="Public Sans" w:eastAsia="Public Sans" w:hAnsi="Public Sans"/>
          <w:b w:val="1"/>
          <w:bCs w:val="1"/>
        </w:rPr>
      </w:pPr>
      <w:bookmarkStart w:colFirst="0" w:colLast="0" w:name="_towtgchituap" w:id="12"/>
      <w:bookmarkEnd w:id="12"/>
      <w:r w:rsidDel="00000000" w:rsidR="00000000" w:rsidRPr="00000000">
        <w:rPr>
          <w:rFonts w:ascii="Public Sans" w:cs="Public Sans" w:eastAsia="Public Sans" w:hAnsi="Public Sans"/>
          <w:b w:val="1"/>
          <w:bCs w:val="1"/>
          <w:rtl w:val="0"/>
        </w:rPr>
        <w:t xml:space="preserve">Risks</w:t>
      </w:r>
    </w:p>
    <w:p w:rsidR="00000000" w:rsidDel="00000000" w:rsidP="00000000" w:rsidRDefault="00000000" w:rsidRPr="00000000" w14:paraId="00000038">
      <w:pPr>
        <w:numPr>
          <w:ilvl w:val="0"/>
          <w:numId w:val="2"/>
        </w:numPr>
        <w:spacing w:line="360" w:lineRule="auto"/>
        <w:ind w:left="720" w:hanging="360"/>
        <w:rPr>
          <w:del w:author="Peter Marks - F2AF" w:id="0" w:date="2026-08-24T15:05:10Z"/>
          <w:rFonts w:ascii="Public Sans" w:cs="Public Sans" w:eastAsia="Public Sans" w:hAnsi="Public Sans"/>
        </w:rPr>
      </w:pPr>
      <w:del w:author="Peter Marks - F2AF" w:id="0" w:date="2026-08-24T15:05:10Z">
        <w:commentRangeStart w:id="6"/>
        <w:r w:rsidDel="00000000" w:rsidR="00000000" w:rsidRPr="00000000">
          <w:rPr>
            <w:rFonts w:ascii="Public Sans" w:cs="Public Sans" w:eastAsia="Public Sans" w:hAnsi="Public Sans"/>
            <w:rtl w:val="0"/>
          </w:rPr>
          <w:delText xml:space="preserve">Partnerships could choose a different CRM.</w:delText>
        </w:r>
      </w:del>
    </w:p>
    <w:p w:rsidR="00000000" w:rsidDel="00000000" w:rsidP="00000000" w:rsidRDefault="00000000" w:rsidRPr="00000000" w14:paraId="00000039">
      <w:pPr>
        <w:numPr>
          <w:ilvl w:val="0"/>
          <w:numId w:val="2"/>
        </w:numPr>
        <w:spacing w:line="360" w:lineRule="auto"/>
        <w:ind w:left="720" w:hanging="360"/>
        <w:rPr>
          <w:rFonts w:ascii="Public Sans" w:cs="Public Sans" w:eastAsia="Public Sans" w:hAnsi="Public Sans"/>
          <w:u w:val="none"/>
        </w:rPr>
      </w:pPr>
      <w:commentRangeEnd w:id="6"/>
      <w:r w:rsidDel="00000000" w:rsidR="00000000" w:rsidRPr="00000000">
        <w:commentReference w:id="6"/>
      </w:r>
      <w:r w:rsidDel="00000000" w:rsidR="00000000" w:rsidRPr="00000000">
        <w:rPr>
          <w:rFonts w:ascii="Public Sans" w:cs="Public Sans" w:eastAsia="Public Sans" w:hAnsi="Public Sans"/>
          <w:rtl w:val="0"/>
        </w:rPr>
        <w:t xml:space="preserve">Records could be constructed in a way that does not allow for simple filtering by issuer string.</w:t>
      </w:r>
    </w:p>
    <w:p w:rsidR="00000000" w:rsidDel="00000000" w:rsidP="00000000" w:rsidRDefault="00000000" w:rsidRPr="00000000" w14:paraId="0000003A">
      <w:pPr>
        <w:numPr>
          <w:ilvl w:val="0"/>
          <w:numId w:val="2"/>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strike w:val="1"/>
          <w:rtl w:val="0"/>
        </w:rPr>
        <w:t xml:space="preserve">There could be difficulty or delays in getting </w:t>
      </w:r>
      <w:commentRangeStart w:id="7"/>
      <w:r w:rsidDel="00000000" w:rsidR="00000000" w:rsidRPr="00000000">
        <w:rPr>
          <w:rFonts w:ascii="Public Sans" w:cs="Public Sans" w:eastAsia="Public Sans" w:hAnsi="Public Sans"/>
          <w:strike w:val="1"/>
          <w:rtl w:val="0"/>
        </w:rPr>
        <w:t xml:space="preserve">Salesforce seats</w:t>
      </w:r>
      <w:commentRangeEnd w:id="7"/>
      <w:r w:rsidDel="00000000" w:rsidR="00000000" w:rsidRPr="00000000">
        <w:commentReference w:id="7"/>
      </w:r>
      <w:r w:rsidDel="00000000" w:rsidR="00000000" w:rsidRPr="00000000">
        <w:rPr>
          <w:rFonts w:ascii="Public Sans" w:cs="Public Sans" w:eastAsia="Public Sans" w:hAnsi="Public Sans"/>
          <w:strike w:val="1"/>
          <w:rtl w:val="0"/>
        </w:rPr>
        <w:t xml:space="preserve"> for the FIE team</w:t>
      </w:r>
      <w:r w:rsidDel="00000000" w:rsidR="00000000" w:rsidRPr="00000000">
        <w:rPr>
          <w:rFonts w:ascii="Public Sans" w:cs="Public Sans" w:eastAsia="Public Sans" w:hAnsi="Public Sans"/>
          <w:rtl w:val="0"/>
        </w:rPr>
        <w:t xml:space="preserve">.</w:t>
      </w:r>
    </w:p>
    <w:p w:rsidR="00000000" w:rsidDel="00000000" w:rsidP="00000000" w:rsidRDefault="00000000" w:rsidRPr="00000000" w14:paraId="0000003B">
      <w:pPr>
        <w:numPr>
          <w:ilvl w:val="0"/>
          <w:numId w:val="2"/>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There are likely to be competing priorities, and we will have to advocate for this to be first.</w:t>
      </w:r>
    </w:p>
    <w:p w:rsidR="00000000" w:rsidDel="00000000" w:rsidP="00000000" w:rsidRDefault="00000000" w:rsidRPr="00000000" w14:paraId="0000003C">
      <w:pPr>
        <w:numPr>
          <w:ilvl w:val="0"/>
          <w:numId w:val="2"/>
        </w:numPr>
        <w:spacing w:line="360" w:lineRule="auto"/>
        <w:ind w:left="720" w:hanging="360"/>
        <w:rPr>
          <w:rFonts w:ascii="Public Sans" w:cs="Public Sans" w:eastAsia="Public Sans" w:hAnsi="Public Sans"/>
          <w:u w:val="none"/>
        </w:rPr>
      </w:pPr>
      <w:r w:rsidDel="00000000" w:rsidR="00000000" w:rsidRPr="00000000">
        <w:rPr>
          <w:rFonts w:ascii="Public Sans" w:cs="Public Sans" w:eastAsia="Public Sans" w:hAnsi="Public Sans"/>
          <w:rtl w:val="0"/>
        </w:rPr>
        <w:t xml:space="preserve">There may be a gap between when Salesforce CRM is running and when we can implement the UI, which would require manual checks for adding Partner Admins.</w:t>
      </w:r>
      <w:r w:rsidDel="00000000" w:rsidR="00000000" w:rsidRPr="00000000">
        <w:rPr>
          <w:rtl w:val="0"/>
        </w:rPr>
      </w:r>
    </w:p>
    <w:p w:rsidR="00000000" w:rsidDel="00000000" w:rsidP="00000000" w:rsidRDefault="00000000" w:rsidRPr="00000000" w14:paraId="0000003D">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3E">
      <w:pPr>
        <w:pStyle w:val="Heading2"/>
        <w:keepNext w:val="0"/>
        <w:keepLines w:val="0"/>
        <w:spacing w:after="0" w:before="0" w:line="360" w:lineRule="auto"/>
        <w:rPr>
          <w:rFonts w:ascii="Public Sans" w:cs="Public Sans" w:eastAsia="Public Sans" w:hAnsi="Public Sans"/>
        </w:rPr>
      </w:pPr>
      <w:bookmarkStart w:colFirst="0" w:colLast="0" w:name="_d3jj3x7czh6k" w:id="13"/>
      <w:bookmarkEnd w:id="13"/>
      <w:r w:rsidDel="00000000" w:rsidR="00000000" w:rsidRPr="00000000">
        <w:rPr>
          <w:rFonts w:ascii="Public Sans" w:cs="Public Sans" w:eastAsia="Public Sans" w:hAnsi="Public Sans"/>
          <w:b w:val="1"/>
          <w:bCs w:val="1"/>
          <w:rtl w:val="0"/>
        </w:rPr>
        <w:t xml:space="preserve">Misc</w:t>
      </w:r>
      <w:r w:rsidDel="00000000" w:rsidR="00000000" w:rsidRPr="00000000">
        <w:rPr>
          <w:rtl w:val="0"/>
        </w:rPr>
      </w:r>
    </w:p>
    <w:p w:rsidR="00000000" w:rsidDel="00000000" w:rsidP="00000000" w:rsidRDefault="00000000" w:rsidRPr="00000000" w14:paraId="0000003F">
      <w:pPr>
        <w:spacing w:line="36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GSA IT POC for Salesforce is Mike Bowers</w:t>
      </w:r>
    </w:p>
    <w:p w:rsidR="00000000" w:rsidDel="00000000" w:rsidP="00000000" w:rsidRDefault="00000000" w:rsidRPr="00000000" w14:paraId="00000040">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41">
      <w:pPr>
        <w:spacing w:line="360" w:lineRule="auto"/>
        <w:rPr>
          <w:rFonts w:ascii="Public Sans" w:cs="Public Sans" w:eastAsia="Public Sans" w:hAnsi="Public Sans"/>
        </w:rPr>
      </w:pPr>
      <w:hyperlink r:id="rId12">
        <w:r w:rsidDel="00000000" w:rsidR="00000000" w:rsidRPr="00000000">
          <w:rPr>
            <w:rFonts w:ascii="Public Sans" w:cs="Public Sans" w:eastAsia="Public Sans" w:hAnsi="Public Sans"/>
            <w:color w:val="1155cc"/>
            <w:u w:val="single"/>
            <w:rtl w:val="0"/>
          </w:rPr>
          <w:t xml:space="preserve">Review of Salesforce APIs</w:t>
        </w:r>
      </w:hyperlink>
      <w:r w:rsidDel="00000000" w:rsidR="00000000" w:rsidRPr="00000000">
        <w:rPr>
          <w:rFonts w:ascii="Public Sans" w:cs="Public Sans" w:eastAsia="Public Sans" w:hAnsi="Public Sans"/>
          <w:rtl w:val="0"/>
        </w:rPr>
        <w:t xml:space="preserve"> (my notes)</w:t>
      </w:r>
    </w:p>
    <w:p w:rsidR="00000000" w:rsidDel="00000000" w:rsidP="00000000" w:rsidRDefault="00000000" w:rsidRPr="00000000" w14:paraId="00000042">
      <w:pPr>
        <w:spacing w:line="36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43">
      <w:pPr>
        <w:spacing w:line="36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There is some potential for using the Salesforce Reports and Dashboards REST API to display Contact Center reports on P3, though that is out of scope of this 1-pager.</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acey Evans - F2AD" w:id="3" w:date="2026-05-11T18:56:23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what do we need SF seats, is it to access the REST API?</w:t>
      </w:r>
    </w:p>
  </w:comment>
  <w:comment w:author="AJ Farkas - F2AG" w:id="4" w:date="2026-05-11T19:13:0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need credentials to access the data, as it's non-public.</w:t>
      </w:r>
    </w:p>
  </w:comment>
  <w:comment w:author="Stacey Evans - F2AD" w:id="5" w:date="2026-05-11T19:19:22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be a Q for GSA IT, if they would even give us seats</w:t>
      </w:r>
    </w:p>
  </w:comment>
  <w:comment w:author="AJ Farkas - F2AG" w:id="7" w:date="2026-05-13T20:28:09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with Mike Bowers that we are granted SF seats when assigned an ENT, and we can simply add users permissions to our instance of the SF CRM.</w:t>
      </w:r>
    </w:p>
  </w:comment>
  <w:comment w:author="Peter Marks - F2AF" w:id="6" w:date="2026-08-24T15:05:20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all set and about to migrate to Salesforce</w:t>
      </w:r>
    </w:p>
  </w:comment>
  <w:comment w:author="Stacey Evans - F2AD" w:id="0" w:date="2026-05-11T18:59:28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use case, this would require SF sending data into the PROD environment, correct?  But just want to confirm, it would be possible using the REST API?</w:t>
      </w:r>
    </w:p>
  </w:comment>
  <w:comment w:author="AJ Farkas - F2AG" w:id="1" w:date="2026-05-11T19:11:37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fine a line this is, but P3 would be reading data from the Contact Center SF instance. The Contact Center/SF would not have any access to P3 data (it's one-way in the other direction).</w:t>
      </w:r>
    </w:p>
  </w:comment>
  <w:comment w:author="AJ Farkas - F2AG" w:id="2" w:date="2026-05-11T19:59:19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we wouldn't use REST API, because we want collated data, which is instead available via the Reports and Dashboard REST API.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is the hazard of giving one of your products an aggressively generic name.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ublic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mivero-LLC/ldgcrm_p3_integration" TargetMode="External"/><Relationship Id="rId10" Type="http://schemas.openxmlformats.org/officeDocument/2006/relationships/hyperlink" Target="https://developer.salesforce.com/docs/atlas.en-us.api_rest.meta/api_rest/resources_named_query.htm" TargetMode="External"/><Relationship Id="rId13" Type="http://schemas.openxmlformats.org/officeDocument/2006/relationships/footer" Target="footer1.xml"/><Relationship Id="rId12" Type="http://schemas.openxmlformats.org/officeDocument/2006/relationships/hyperlink" Target="https://docs.google.com/document/d/1-B69QRG4CPioJC8fFqujSv2oK18Bx7wrguoj2sr2iEs/edit?tab=t.tg9tbps8qnh5#heading=h.lh76baai22p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EsoaUQCcsgMpY3r1h7WEWjhJ5a3-oIgyFR80W80ZeP4/view"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mailto:aj.farkas@gsa.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ublicSans-regular.ttf"/><Relationship Id="rId2" Type="http://schemas.openxmlformats.org/officeDocument/2006/relationships/font" Target="fonts/PublicSans-bold.ttf"/><Relationship Id="rId3" Type="http://schemas.openxmlformats.org/officeDocument/2006/relationships/font" Target="fonts/PublicSans-italic.ttf"/><Relationship Id="rId4" Type="http://schemas.openxmlformats.org/officeDocument/2006/relationships/font" Target="fonts/Public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